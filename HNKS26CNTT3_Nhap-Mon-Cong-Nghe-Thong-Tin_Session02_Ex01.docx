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434E" w:rsidRDefault="00F0434E">
      <w:r>
        <w:t xml:space="preserve">Phần 1 </w:t>
      </w:r>
      <w:proofErr w:type="gramStart"/>
      <w:r>
        <w:t>( Phân</w:t>
      </w:r>
      <w:proofErr w:type="gramEnd"/>
      <w:r>
        <w:t xml:space="preserve"> tích)</w:t>
      </w:r>
    </w:p>
    <w:p w:rsidR="00F0434E" w:rsidRDefault="009C1BFE">
      <w:r>
        <w:t>- Lập luận sai lầm:</w:t>
      </w:r>
    </w:p>
    <w:p w:rsidR="009C1BFE" w:rsidRDefault="009C1BFE">
      <w:r>
        <w:t>+ Nghĩa rằng lưu ở ổ C sẽ load nhanh hơn</w:t>
      </w:r>
      <w:r w:rsidR="006E4959">
        <w:t xml:space="preserve"> </w:t>
      </w:r>
      <w:proofErr w:type="gramStart"/>
      <w:r w:rsidR="006E4959">
        <w:t>( tùy</w:t>
      </w:r>
      <w:proofErr w:type="gramEnd"/>
      <w:r w:rsidR="006E4959">
        <w:t xml:space="preserve"> vào ổ D hoặc E đang là SSD hay là HDD)</w:t>
      </w:r>
    </w:p>
    <w:p w:rsidR="009C1BFE" w:rsidRDefault="009C1BFE">
      <w:r>
        <w:t xml:space="preserve">+ Nhầm lẫn giũa bảo mật dữ liệu vào quyền truy cập thư mục hệ thống </w:t>
      </w:r>
      <w:proofErr w:type="gramStart"/>
      <w:r w:rsidR="006E4959">
        <w:t>( file</w:t>
      </w:r>
      <w:proofErr w:type="gramEnd"/>
      <w:r w:rsidR="006E4959">
        <w:t xml:space="preserve"> system32 là nơi lưu trữ toàn bộ dự liệu hệ thống, add file khác vô thay vì tăng tính bảo mật thì còn gây lỗi hệ thống)</w:t>
      </w:r>
    </w:p>
    <w:p w:rsidR="006E4959" w:rsidRDefault="006E4959">
      <w:r>
        <w:t xml:space="preserve">+ Nghĩa rằng đặt tên có khoảng trắng là dễ đọc </w:t>
      </w:r>
      <w:proofErr w:type="gramStart"/>
      <w:r>
        <w:t>( gây</w:t>
      </w:r>
      <w:proofErr w:type="gramEnd"/>
      <w:r>
        <w:t xml:space="preserve"> lỗi đường truy cập file, làm lỗi đồng bộ,…)</w:t>
      </w:r>
    </w:p>
    <w:p w:rsidR="006E4959" w:rsidRDefault="006E4959">
      <w:r>
        <w:t xml:space="preserve">Phần 2 </w:t>
      </w:r>
      <w:proofErr w:type="gramStart"/>
      <w:r>
        <w:t>( sửa</w:t>
      </w:r>
      <w:proofErr w:type="gramEnd"/>
      <w:r>
        <w:t xml:space="preserve"> lỗi )</w:t>
      </w:r>
    </w:p>
    <w:p w:rsidR="006E4959" w:rsidRDefault="006E4959" w:rsidP="006E4959">
      <w:pPr>
        <w:rPr>
          <w:ins w:id="0" w:author="MAY TINH MINH QUANG" w:date="2026-10-01T15:09:00Z"/>
          <w:rFonts w:ascii="Consolas" w:hAnsi="Consolas"/>
        </w:rPr>
      </w:pPr>
      <w:ins w:id="1" w:author="MAY TINH MINH QUANG" w:date="2026-10-01T15:08:00Z">
        <w:r>
          <w:rPr>
            <w:rFonts w:ascii="Consolas" w:hAnsi="Consolas"/>
          </w:rPr>
          <w:t>D:\</w:t>
        </w:r>
      </w:ins>
    </w:p>
    <w:p w:rsidR="006E4959" w:rsidRPr="006E4959" w:rsidRDefault="006E4959" w:rsidP="006E4959">
      <w:pPr>
        <w:rPr>
          <w:ins w:id="2" w:author="MAY TINH MINH QUANG" w:date="2026-10-01T15:08:00Z"/>
          <w:rFonts w:ascii="Consolas" w:hAnsi="Consolas"/>
        </w:rPr>
      </w:pPr>
      <w:ins w:id="3" w:author="MAY TINH MINH QUANG" w:date="2026-10-01T15:08:00Z">
        <w:r w:rsidRPr="006E4959">
          <w:rPr>
            <w:rFonts w:ascii="Consolas" w:hAnsi="Consolas"/>
          </w:rPr>
          <w:t xml:space="preserve">└── </w:t>
        </w:r>
      </w:ins>
      <w:ins w:id="4" w:author="MAY TINH MINH QUANG" w:date="2026-10-01T15:09:00Z">
        <w:r>
          <w:rPr>
            <w:rFonts w:ascii="Consolas" w:hAnsi="Consolas"/>
          </w:rPr>
          <w:t>Ptit-KS26</w:t>
        </w:r>
      </w:ins>
    </w:p>
    <w:p w:rsidR="006E4959" w:rsidRPr="006E4959" w:rsidRDefault="002450B5" w:rsidP="006E4959">
      <w:pPr>
        <w:rPr>
          <w:ins w:id="5" w:author="MAY TINH MINH QUANG" w:date="2026-10-01T15:08:00Z"/>
          <w:rFonts w:ascii="Consolas" w:hAnsi="Consolas"/>
        </w:rPr>
      </w:pPr>
      <w:ins w:id="6" w:author="MAY TINH MINH QUANG" w:date="2026-10-01T15:08:00Z">
        <w:r>
          <w:rPr>
            <w:rFonts w:ascii="Consolas" w:hAnsi="Consolas"/>
          </w:rPr>
          <w:t xml:space="preserve">    └──</w:t>
        </w:r>
      </w:ins>
      <w:ins w:id="7" w:author="MAY TINH MINH QUANG" w:date="2026-10-01T15:11:00Z">
        <w:r>
          <w:rPr>
            <w:rFonts w:ascii="Consolas" w:hAnsi="Consolas"/>
          </w:rPr>
          <w:t>Mon-hoc</w:t>
        </w:r>
      </w:ins>
    </w:p>
    <w:p w:rsidR="006E4959" w:rsidRPr="006E4959" w:rsidRDefault="006E4959" w:rsidP="006E4959">
      <w:pPr>
        <w:rPr>
          <w:ins w:id="8" w:author="MAY TINH MINH QUANG" w:date="2026-10-01T15:08:00Z"/>
          <w:rFonts w:ascii="Consolas" w:hAnsi="Consolas"/>
        </w:rPr>
      </w:pPr>
      <w:ins w:id="9" w:author="MAY TINH MINH QUANG" w:date="2026-10-01T15:08:00Z">
        <w:r w:rsidRPr="006E4959">
          <w:rPr>
            <w:rFonts w:ascii="Consolas" w:hAnsi="Consolas"/>
          </w:rPr>
          <w:t xml:space="preserve">        ├</w:t>
        </w:r>
        <w:r>
          <w:rPr>
            <w:rFonts w:ascii="Consolas" w:hAnsi="Consolas"/>
          </w:rPr>
          <w:t>──</w:t>
        </w:r>
      </w:ins>
      <w:ins w:id="10" w:author="MAY TINH MINH QUANG" w:date="2026-10-01T15:11:00Z">
        <w:r w:rsidR="002450B5">
          <w:rPr>
            <w:rFonts w:ascii="Consolas" w:hAnsi="Consolas"/>
          </w:rPr>
          <w:t>Nhap-Mon-Cong-Nghe-Thong-Tin</w:t>
        </w:r>
      </w:ins>
    </w:p>
    <w:p w:rsidR="002450B5" w:rsidRDefault="006E4959" w:rsidP="006E4959">
      <w:pPr>
        <w:rPr>
          <w:ins w:id="11" w:author="MAY TINH MINH QUANG" w:date="2026-10-01T15:12:00Z"/>
          <w:rFonts w:ascii="Consolas" w:hAnsi="Consolas"/>
        </w:rPr>
      </w:pPr>
      <w:ins w:id="12" w:author="MAY TINH MINH QUANG" w:date="2026-10-01T15:08:00Z">
        <w:r w:rsidRPr="006E4959">
          <w:rPr>
            <w:rFonts w:ascii="Consolas" w:hAnsi="Consolas"/>
          </w:rPr>
          <w:t xml:space="preserve">        │   ├──</w:t>
        </w:r>
      </w:ins>
      <w:ins w:id="13" w:author="MAY TINH MINH QUANG" w:date="2026-10-01T15:12:00Z">
        <w:r w:rsidR="002450B5">
          <w:rPr>
            <w:rFonts w:ascii="Consolas" w:hAnsi="Consolas"/>
          </w:rPr>
          <w:t>BTVN</w:t>
        </w:r>
      </w:ins>
    </w:p>
    <w:p w:rsidR="006E4959" w:rsidRPr="006E4959" w:rsidRDefault="002450B5" w:rsidP="006E4959">
      <w:pPr>
        <w:rPr>
          <w:ins w:id="14" w:author="MAY TINH MINH QUANG" w:date="2026-10-01T15:08:00Z"/>
          <w:rFonts w:ascii="Consolas" w:hAnsi="Consolas"/>
        </w:rPr>
      </w:pPr>
      <w:ins w:id="15" w:author="MAY TINH MINH QUANG" w:date="2026-10-01T15:08:00Z">
        <w:r>
          <w:rPr>
            <w:rFonts w:ascii="Consolas" w:hAnsi="Consolas"/>
          </w:rPr>
          <w:t xml:space="preserve">        │   └──</w:t>
        </w:r>
      </w:ins>
      <w:ins w:id="16" w:author="MAY TINH MINH QUANG" w:date="2026-10-01T15:12:00Z">
        <w:r>
          <w:rPr>
            <w:rFonts w:ascii="Consolas" w:hAnsi="Consolas"/>
          </w:rPr>
          <w:t>BTTH</w:t>
        </w:r>
      </w:ins>
    </w:p>
    <w:p w:rsidR="002450B5" w:rsidRDefault="006E4959" w:rsidP="006E4959">
      <w:pPr>
        <w:rPr>
          <w:ins w:id="17" w:author="MAY TINH MINH QUANG" w:date="2026-10-01T15:11:00Z"/>
          <w:rFonts w:ascii="Consolas" w:hAnsi="Consolas"/>
        </w:rPr>
      </w:pPr>
      <w:ins w:id="18" w:author="MAY TINH MINH QUANG" w:date="2026-10-01T15:08:00Z">
        <w:r w:rsidRPr="006E4959">
          <w:rPr>
            <w:rFonts w:ascii="Consolas" w:hAnsi="Consolas"/>
          </w:rPr>
          <w:t xml:space="preserve">        ├</w:t>
        </w:r>
        <w:r>
          <w:rPr>
            <w:rFonts w:ascii="Consolas" w:hAnsi="Consolas"/>
          </w:rPr>
          <w:t>──</w:t>
        </w:r>
      </w:ins>
      <w:ins w:id="19" w:author="MAY TINH MINH QUANG" w:date="2026-10-01T15:12:00Z">
        <w:r w:rsidR="002450B5">
          <w:rPr>
            <w:rFonts w:ascii="Consolas" w:hAnsi="Consolas"/>
          </w:rPr>
          <w:t>Tieng-Anh</w:t>
        </w:r>
      </w:ins>
    </w:p>
    <w:p w:rsidR="006E4959" w:rsidRPr="006E4959" w:rsidRDefault="006E4959" w:rsidP="006E4959">
      <w:pPr>
        <w:rPr>
          <w:ins w:id="20" w:author="MAY TINH MINH QUANG" w:date="2026-10-01T15:08:00Z"/>
          <w:rFonts w:ascii="Consolas" w:hAnsi="Consolas"/>
        </w:rPr>
      </w:pPr>
      <w:ins w:id="21" w:author="MAY TINH MINH QUANG" w:date="2026-10-01T15:08:00Z">
        <w:r w:rsidRPr="006E4959">
          <w:rPr>
            <w:rFonts w:ascii="Consolas" w:hAnsi="Consolas"/>
          </w:rPr>
          <w:t xml:space="preserve">  </w:t>
        </w:r>
        <w:r w:rsidR="002450B5">
          <w:rPr>
            <w:rFonts w:ascii="Consolas" w:hAnsi="Consolas"/>
          </w:rPr>
          <w:t xml:space="preserve">      │   ├──</w:t>
        </w:r>
      </w:ins>
      <w:ins w:id="22" w:author="MAY TINH MINH QUANG" w:date="2026-10-01T15:13:00Z">
        <w:r w:rsidR="002450B5">
          <w:rPr>
            <w:rFonts w:ascii="Consolas" w:hAnsi="Consolas"/>
          </w:rPr>
          <w:t>BTVN</w:t>
        </w:r>
      </w:ins>
    </w:p>
    <w:p w:rsidR="006E4959" w:rsidRPr="006E4959" w:rsidRDefault="006E4959" w:rsidP="006E4959">
      <w:pPr>
        <w:rPr>
          <w:ins w:id="23" w:author="MAY TINH MINH QUANG" w:date="2026-10-01T15:08:00Z"/>
          <w:rFonts w:ascii="Consolas" w:hAnsi="Consolas"/>
        </w:rPr>
      </w:pPr>
      <w:ins w:id="24" w:author="MAY TINH MINH QUANG" w:date="2026-10-01T15:08:00Z">
        <w:r w:rsidRPr="006E4959">
          <w:rPr>
            <w:rFonts w:ascii="Consolas" w:hAnsi="Consolas"/>
          </w:rPr>
          <w:t xml:space="preserve">     </w:t>
        </w:r>
        <w:r w:rsidR="002450B5">
          <w:rPr>
            <w:rFonts w:ascii="Consolas" w:hAnsi="Consolas"/>
          </w:rPr>
          <w:t xml:space="preserve">   │   └──</w:t>
        </w:r>
      </w:ins>
      <w:ins w:id="25" w:author="MAY TINH MINH QUANG" w:date="2026-10-01T15:13:00Z">
        <w:r w:rsidR="002450B5">
          <w:rPr>
            <w:rFonts w:ascii="Consolas" w:hAnsi="Consolas"/>
          </w:rPr>
          <w:t>BTTH</w:t>
        </w:r>
      </w:ins>
    </w:p>
    <w:p w:rsidR="002450B5" w:rsidRDefault="006E4959" w:rsidP="006E4959">
      <w:pPr>
        <w:rPr>
          <w:ins w:id="26" w:author="MAY TINH MINH QUANG" w:date="2026-10-01T15:16:00Z"/>
          <w:rFonts w:ascii="Consolas" w:hAnsi="Consolas"/>
        </w:rPr>
      </w:pPr>
      <w:ins w:id="27" w:author="MAY TINH MINH QUANG" w:date="2026-10-01T15:08:00Z">
        <w:r w:rsidRPr="006E4959">
          <w:rPr>
            <w:rFonts w:ascii="Consolas" w:hAnsi="Consolas"/>
          </w:rPr>
          <w:t xml:space="preserve">   </w:t>
        </w:r>
        <w:r>
          <w:rPr>
            <w:rFonts w:ascii="Consolas" w:hAnsi="Consolas"/>
          </w:rPr>
          <w:t xml:space="preserve">     └──</w:t>
        </w:r>
      </w:ins>
      <w:ins w:id="28" w:author="MAY TINH MINH QUANG" w:date="2026-10-01T15:13:00Z">
        <w:r w:rsidR="002450B5">
          <w:rPr>
            <w:rFonts w:ascii="Consolas" w:hAnsi="Consolas"/>
          </w:rPr>
          <w:t>Ki-Nang-Lam</w:t>
        </w:r>
      </w:ins>
      <w:ins w:id="29" w:author="MAY TINH MINH QUANG" w:date="2026-10-01T15:15:00Z">
        <w:r w:rsidR="002450B5">
          <w:rPr>
            <w:rFonts w:ascii="Consolas" w:hAnsi="Consolas"/>
          </w:rPr>
          <w:t>-V</w:t>
        </w:r>
      </w:ins>
      <w:ins w:id="30" w:author="MAY TINH MINH QUANG" w:date="2026-10-01T15:13:00Z">
        <w:r w:rsidR="002450B5">
          <w:rPr>
            <w:rFonts w:ascii="Consolas" w:hAnsi="Consolas"/>
          </w:rPr>
          <w:t>iec-Nhom</w:t>
        </w:r>
      </w:ins>
    </w:p>
    <w:p w:rsidR="002450B5" w:rsidRPr="006E4959" w:rsidRDefault="002450B5" w:rsidP="002450B5">
      <w:pPr>
        <w:rPr>
          <w:ins w:id="31" w:author="MAY TINH MINH QUANG" w:date="2026-10-01T15:16:00Z"/>
          <w:rFonts w:ascii="Consolas" w:hAnsi="Consolas"/>
        </w:rPr>
      </w:pPr>
      <w:ins w:id="32" w:author="MAY TINH MINH QUANG" w:date="2026-10-01T15:16:00Z">
        <w:r w:rsidRPr="006E4959">
          <w:rPr>
            <w:rFonts w:ascii="Consolas" w:hAnsi="Consolas"/>
          </w:rPr>
          <w:t xml:space="preserve">  </w:t>
        </w:r>
        <w:r>
          <w:rPr>
            <w:rFonts w:ascii="Consolas" w:hAnsi="Consolas"/>
          </w:rPr>
          <w:t xml:space="preserve">       </w:t>
        </w:r>
        <w:r>
          <w:rPr>
            <w:rFonts w:ascii="Consolas" w:hAnsi="Consolas"/>
          </w:rPr>
          <w:t xml:space="preserve">   ├──BTVN</w:t>
        </w:r>
      </w:ins>
    </w:p>
    <w:p w:rsidR="002450B5" w:rsidRPr="006E4959" w:rsidRDefault="002450B5" w:rsidP="002450B5">
      <w:pPr>
        <w:rPr>
          <w:ins w:id="33" w:author="MAY TINH MINH QUANG" w:date="2026-10-01T15:16:00Z"/>
          <w:rFonts w:ascii="Consolas" w:hAnsi="Consolas"/>
        </w:rPr>
      </w:pPr>
      <w:ins w:id="34" w:author="MAY TINH MINH QUANG" w:date="2026-10-01T15:16:00Z">
        <w:r w:rsidRPr="006E4959">
          <w:rPr>
            <w:rFonts w:ascii="Consolas" w:hAnsi="Consolas"/>
          </w:rPr>
          <w:t xml:space="preserve">     </w:t>
        </w:r>
        <w:r>
          <w:rPr>
            <w:rFonts w:ascii="Consolas" w:hAnsi="Consolas"/>
          </w:rPr>
          <w:t xml:space="preserve">   </w:t>
        </w:r>
        <w:r>
          <w:rPr>
            <w:rFonts w:ascii="Consolas" w:hAnsi="Consolas"/>
          </w:rPr>
          <w:t xml:space="preserve">  </w:t>
        </w:r>
        <w:r>
          <w:rPr>
            <w:rFonts w:ascii="Consolas" w:hAnsi="Consolas"/>
          </w:rPr>
          <w:t xml:space="preserve">  </w:t>
        </w:r>
        <w:bookmarkStart w:id="35" w:name="_GoBack"/>
        <w:bookmarkEnd w:id="35"/>
        <w:r>
          <w:rPr>
            <w:rFonts w:ascii="Consolas" w:hAnsi="Consolas"/>
          </w:rPr>
          <w:t>└──BTTH</w:t>
        </w:r>
      </w:ins>
    </w:p>
    <w:p w:rsidR="006E4959" w:rsidRPr="006E4959" w:rsidRDefault="006E4959" w:rsidP="006E4959">
      <w:pPr>
        <w:rPr>
          <w:rFonts w:ascii="Consolas" w:hAnsi="Consolas"/>
          <w:rPrChange w:id="36" w:author="MAY TINH MINH QUANG" w:date="2026-10-01T15:07:00Z">
            <w:rPr/>
          </w:rPrChange>
        </w:rPr>
      </w:pPr>
      <w:del w:id="37" w:author="MAY TINH MINH QUANG" w:date="2026-10-01T15:07:00Z">
        <w:r w:rsidRPr="006E4959" w:rsidDel="006E4959">
          <w:rPr>
            <w:rFonts w:ascii="Consolas" w:hAnsi="Consolas"/>
            <w:rPrChange w:id="38" w:author="MAY TINH MINH QUANG" w:date="2026-10-01T15:07:00Z">
              <w:rPr/>
            </w:rPrChange>
          </w:rPr>
          <w:delText>Ptit-ks</w:delText>
        </w:r>
      </w:del>
    </w:p>
    <w:sectPr w:rsidR="006E4959" w:rsidRPr="006E4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Y TINH MINH QUANG">
    <w15:presenceInfo w15:providerId="Windows Live" w15:userId="04b834d11c0f94f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D49"/>
    <w:rsid w:val="00235D49"/>
    <w:rsid w:val="002450B5"/>
    <w:rsid w:val="004C2581"/>
    <w:rsid w:val="006E4959"/>
    <w:rsid w:val="009C1BFE"/>
    <w:rsid w:val="00F0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03153"/>
  <w15:chartTrackingRefBased/>
  <w15:docId w15:val="{5C64493A-786F-4C85-BFEC-C0219D384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42766-C1AE-43DE-B3A5-530F42702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TINH MINH QUANG</dc:creator>
  <cp:keywords/>
  <dc:description/>
  <cp:lastModifiedBy>MAY TINH MINH QUANG</cp:lastModifiedBy>
  <cp:revision>1</cp:revision>
  <dcterms:created xsi:type="dcterms:W3CDTF">2026-10-01T07:35:00Z</dcterms:created>
  <dcterms:modified xsi:type="dcterms:W3CDTF">2026-10-01T08:20:00Z</dcterms:modified>
</cp:coreProperties>
</file>